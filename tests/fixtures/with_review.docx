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Alpha project </w:t>
      </w:r>
      <w:commentRangeStart w:id="0"/>
      <w:r>
        <w:t>budget</w:t>
      </w:r>
      <w:commentRangeEnd w:id="0"/>
      <w:r>
        <w:commentReference w:id="0"/>
      </w:r>
      <w:r>
        <w:t xml:space="preserve"> is 100.</w:t>
      </w:r>
    </w:p>
    <w:p>
      <w:ins w:id="3" w:author="QA" w:date="2026-05-16T13:59:05.625819+00:00">
        <w:r>
          <w:t>Inserted review note.</w:t>
        </w:r>
      </w:ins>
    </w:p>
    <w:p>
      <w:r>
        <w:t xml:space="preserve">The </w:t>
      </w:r>
      <w:del w:id="1" w:author="QA" w:date="2026-05-16T13:59:05.611094+00:00">
        <w:r>
          <w:delText>draft</w:delText>
        </w:r>
      </w:del>
      <w:ins w:id="2" w:author="QA" w:date="2026-05-16T13:59:05.611094+00:00">
        <w:r>
          <w:t>approved</w:t>
        </w:r>
      </w:ins>
      <w:r>
        <w:t xml:space="preserve"> conclusion needs review.</w:t>
      </w:r>
    </w:p>
    <w:p>
      <w:r>
        <w:t>Final summary for regional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ditor" w:initials="ED" w:date="2026-05-16T13:59:05.619127+00:00">
    <w:p>
      <w:r>
        <w:t>Confirm the source for this budget.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