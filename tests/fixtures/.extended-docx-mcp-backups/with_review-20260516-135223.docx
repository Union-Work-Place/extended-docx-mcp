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Alpha project </w:t>
      </w:r>
      <w:commentRangeStart w:id="0"/>
      <w:r>
        <w:t>budget</w:t>
      </w:r>
      <w:commentRangeEnd w:id="0"/>
      <w:r>
        <w:commentReference w:id="0"/>
      </w:r>
      <w:r>
        <w:t xml:space="preserve"> is 100.</w:t>
      </w:r>
    </w:p>
    <w:p>
      <w:r>
        <w:t xml:space="preserve">The </w:t>
      </w:r>
      <w:del w:id="1" w:author="QA" w:date="2026-05-16T13:52:23.815799+00:00">
        <w:r>
          <w:delText>draft</w:delText>
        </w:r>
      </w:del>
      <w:ins w:id="2" w:author="QA" w:date="2026-05-16T13:52:23.815799+00:00">
        <w:r>
          <w:t>approved</w:t>
        </w:r>
      </w:ins>
      <w:r>
        <w:t xml:space="preserve"> conclusion needs review.</w:t>
      </w:r>
    </w:p>
    <w:p>
      <w:r>
        <w:t>Final summary for regional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ditor" w:initials="ED" w:date="2026-05-16T13:52:23.824209+00:00">
    <w:p>
      <w:r>
        <w:t>Confirm the source for this budget.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